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9D836F" w14:textId="77777777" w:rsidR="00531785" w:rsidRDefault="00E6406D" w:rsidP="00531785">
      <w:pPr>
        <w:jc w:val="both"/>
        <w:rPr>
          <w:ins w:id="0" w:author="Everton Coimbra de Araújo" w:date="2020-08-04T13:51:00Z"/>
          <w:sz w:val="24"/>
          <w:szCs w:val="24"/>
        </w:rPr>
      </w:pPr>
      <w:r>
        <w:rPr>
          <w:rFonts w:ascii="Amatic SC" w:eastAsia="Amatic SC" w:hAnsi="Amatic SC" w:cs="Amatic SC"/>
          <w:b/>
          <w:sz w:val="36"/>
          <w:szCs w:val="36"/>
        </w:rPr>
        <w:t xml:space="preserve">Cores: </w:t>
      </w:r>
      <w:r>
        <w:rPr>
          <w:sz w:val="24"/>
          <w:szCs w:val="24"/>
        </w:rPr>
        <w:t xml:space="preserve">Pelo fato de trabalharmos com a base em que nossos utilizadores serão majoritariamente crianças, </w:t>
      </w:r>
      <w:commentRangeStart w:id="1"/>
      <w:r>
        <w:rPr>
          <w:sz w:val="24"/>
          <w:szCs w:val="24"/>
        </w:rPr>
        <w:t xml:space="preserve">pensei </w:t>
      </w:r>
      <w:commentRangeEnd w:id="1"/>
      <w:r w:rsidR="00531785">
        <w:rPr>
          <w:rStyle w:val="Refdecomentrio"/>
        </w:rPr>
        <w:commentReference w:id="1"/>
      </w:r>
      <w:r>
        <w:rPr>
          <w:sz w:val="24"/>
          <w:szCs w:val="24"/>
        </w:rPr>
        <w:t>em um esquema de cores pastéis, pois ela traz um tom divertido e acolhedor ao aplicativo.</w:t>
      </w:r>
    </w:p>
    <w:p w14:paraId="401F88E1" w14:textId="66D0496B" w:rsidR="00CA1A43" w:rsidRDefault="00E6406D" w:rsidP="00531785">
      <w:pPr>
        <w:jc w:val="center"/>
        <w:rPr>
          <w:sz w:val="24"/>
          <w:szCs w:val="24"/>
        </w:rPr>
        <w:pPrChange w:id="2" w:author="Everton Coimbra de Araújo" w:date="2020-08-04T13:51:00Z">
          <w:pPr/>
        </w:pPrChange>
      </w:pPr>
      <w:r>
        <w:rPr>
          <w:noProof/>
          <w:sz w:val="24"/>
          <w:szCs w:val="24"/>
        </w:rPr>
        <w:drawing>
          <wp:inline distT="114300" distB="114300" distL="114300" distR="114300" wp14:anchorId="1C704EF9" wp14:editId="1B92762F">
            <wp:extent cx="4833938" cy="3625453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36254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D303EC" w14:textId="77777777" w:rsidR="00CA1A43" w:rsidRDefault="00E6406D" w:rsidP="00531785">
      <w:pPr>
        <w:jc w:val="both"/>
        <w:rPr>
          <w:sz w:val="24"/>
          <w:szCs w:val="24"/>
        </w:rPr>
        <w:pPrChange w:id="3" w:author="Everton Coimbra de Araújo" w:date="2020-08-04T13:51:00Z">
          <w:pPr/>
        </w:pPrChange>
      </w:pPr>
      <w:r>
        <w:rPr>
          <w:sz w:val="24"/>
          <w:szCs w:val="24"/>
        </w:rPr>
        <w:t xml:space="preserve">Também </w:t>
      </w:r>
      <w:r w:rsidRPr="00531785">
        <w:rPr>
          <w:sz w:val="24"/>
          <w:szCs w:val="24"/>
          <w:highlight w:val="yellow"/>
          <w:rPrChange w:id="4" w:author="Everton Coimbra de Araújo" w:date="2020-08-04T13:51:00Z">
            <w:rPr>
              <w:sz w:val="24"/>
              <w:szCs w:val="24"/>
            </w:rPr>
          </w:rPrChange>
        </w:rPr>
        <w:t>pesquisei</w:t>
      </w:r>
      <w:r>
        <w:rPr>
          <w:sz w:val="24"/>
          <w:szCs w:val="24"/>
        </w:rPr>
        <w:t xml:space="preserve"> alguns aplicativos infantis modernos e vi qu</w:t>
      </w:r>
      <w:r>
        <w:rPr>
          <w:sz w:val="24"/>
          <w:szCs w:val="24"/>
        </w:rPr>
        <w:t>e podemos utilizar cores mais fortes, mas mantendo um padrão de limite de cor e tonalidade por objeto, como mostrado na imagem abaixo:</w:t>
      </w:r>
    </w:p>
    <w:p w14:paraId="7E4A2296" w14:textId="77777777" w:rsidR="00CA1A43" w:rsidRDefault="00E6406D" w:rsidP="00531785">
      <w:pPr>
        <w:jc w:val="center"/>
        <w:rPr>
          <w:sz w:val="24"/>
          <w:szCs w:val="24"/>
        </w:rPr>
        <w:pPrChange w:id="5" w:author="Everton Coimbra de Araújo" w:date="2020-08-04T13:51:00Z">
          <w:pPr/>
        </w:pPrChange>
      </w:pPr>
      <w:r>
        <w:rPr>
          <w:noProof/>
          <w:sz w:val="24"/>
          <w:szCs w:val="24"/>
        </w:rPr>
        <w:drawing>
          <wp:inline distT="114300" distB="114300" distL="114300" distR="114300" wp14:anchorId="5CCCA6BD" wp14:editId="32258D4F">
            <wp:extent cx="4862948" cy="2738438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2948" cy="2738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1DDAFC" w14:textId="77777777" w:rsidR="00CA1A43" w:rsidRDefault="00E6406D" w:rsidP="00531785">
      <w:pPr>
        <w:jc w:val="both"/>
        <w:rPr>
          <w:sz w:val="24"/>
          <w:szCs w:val="24"/>
        </w:rPr>
        <w:pPrChange w:id="6" w:author="Everton Coimbra de Araújo" w:date="2020-08-04T13:51:00Z">
          <w:pPr/>
        </w:pPrChange>
      </w:pPr>
      <w:r>
        <w:rPr>
          <w:sz w:val="24"/>
          <w:szCs w:val="24"/>
        </w:rPr>
        <w:t>Perceba que o corpo em geral só usa uma cor mais forte, apenas diminuindo a intensidade dela e colocando em destaque al</w:t>
      </w:r>
      <w:r>
        <w:rPr>
          <w:sz w:val="24"/>
          <w:szCs w:val="24"/>
        </w:rPr>
        <w:t>guns elementos. Isso garante a modernidade do nosso aplicativo e a atratividade de cores variadas.</w:t>
      </w:r>
    </w:p>
    <w:p w14:paraId="7D66F78B" w14:textId="77777777" w:rsidR="00CA1A43" w:rsidRDefault="00CA1A43">
      <w:pPr>
        <w:rPr>
          <w:sz w:val="24"/>
          <w:szCs w:val="24"/>
        </w:rPr>
      </w:pPr>
    </w:p>
    <w:p w14:paraId="72339564" w14:textId="77777777" w:rsidR="00CA1A43" w:rsidRDefault="00E6406D" w:rsidP="00531785">
      <w:pPr>
        <w:jc w:val="both"/>
        <w:rPr>
          <w:sz w:val="24"/>
          <w:szCs w:val="24"/>
        </w:rPr>
        <w:pPrChange w:id="7" w:author="Everton Coimbra de Araújo" w:date="2020-08-04T13:52:00Z">
          <w:pPr/>
        </w:pPrChange>
      </w:pPr>
      <w:r>
        <w:rPr>
          <w:rFonts w:ascii="Amatic SC" w:eastAsia="Amatic SC" w:hAnsi="Amatic SC" w:cs="Amatic SC"/>
          <w:b/>
          <w:sz w:val="36"/>
          <w:szCs w:val="36"/>
        </w:rPr>
        <w:lastRenderedPageBreak/>
        <w:t xml:space="preserve">Logotipo: </w:t>
      </w:r>
      <w:r>
        <w:rPr>
          <w:sz w:val="24"/>
          <w:szCs w:val="24"/>
        </w:rPr>
        <w:t xml:space="preserve">Penso que a logo poderia ser </w:t>
      </w:r>
      <w:proofErr w:type="gramStart"/>
      <w:r>
        <w:rPr>
          <w:sz w:val="24"/>
          <w:szCs w:val="24"/>
        </w:rPr>
        <w:t xml:space="preserve">o </w:t>
      </w:r>
      <w:commentRangeStart w:id="8"/>
      <w:r>
        <w:rPr>
          <w:sz w:val="24"/>
          <w:szCs w:val="24"/>
        </w:rPr>
        <w:t>mascote</w:t>
      </w:r>
      <w:proofErr w:type="gramEnd"/>
      <w:r>
        <w:rPr>
          <w:sz w:val="24"/>
          <w:szCs w:val="24"/>
        </w:rPr>
        <w:t xml:space="preserve"> </w:t>
      </w:r>
      <w:commentRangeEnd w:id="8"/>
      <w:r w:rsidR="00531785">
        <w:rPr>
          <w:rStyle w:val="Refdecomentrio"/>
        </w:rPr>
        <w:commentReference w:id="8"/>
      </w:r>
      <w:r>
        <w:rPr>
          <w:sz w:val="24"/>
          <w:szCs w:val="24"/>
        </w:rPr>
        <w:t>do aplicativo, ou a paisagem de uma árvore com alguns cipós como ilustrado no design abaixo feito pelo indo</w:t>
      </w:r>
      <w:r>
        <w:rPr>
          <w:sz w:val="24"/>
          <w:szCs w:val="24"/>
        </w:rPr>
        <w:t xml:space="preserve">nésio </w:t>
      </w:r>
      <w:proofErr w:type="spellStart"/>
      <w:r>
        <w:rPr>
          <w:i/>
          <w:sz w:val="24"/>
          <w:szCs w:val="24"/>
        </w:rPr>
        <w:t>gagavastard</w:t>
      </w:r>
      <w:proofErr w:type="spellEnd"/>
      <w:r>
        <w:rPr>
          <w:sz w:val="24"/>
          <w:szCs w:val="24"/>
        </w:rPr>
        <w:t>:</w:t>
      </w:r>
    </w:p>
    <w:p w14:paraId="3FF70DF2" w14:textId="77777777" w:rsidR="00CA1A43" w:rsidRDefault="00E6406D">
      <w:pPr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114300" distB="114300" distL="114300" distR="114300" wp14:anchorId="65AAD1B6" wp14:editId="653C0DEE">
            <wp:extent cx="3286125" cy="32766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l="20930" t="19301" r="21760" b="2346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DED70F" w14:textId="77777777" w:rsidR="00CA1A43" w:rsidRDefault="00E6406D" w:rsidP="00531785">
      <w:pPr>
        <w:jc w:val="both"/>
        <w:rPr>
          <w:i/>
          <w:sz w:val="24"/>
          <w:szCs w:val="24"/>
        </w:rPr>
        <w:pPrChange w:id="9" w:author="Everton Coimbra de Araújo" w:date="2020-08-04T13:52:00Z">
          <w:pPr/>
        </w:pPrChange>
      </w:pPr>
      <w:r>
        <w:rPr>
          <w:i/>
          <w:sz w:val="24"/>
          <w:szCs w:val="24"/>
        </w:rPr>
        <w:t xml:space="preserve">Pode-se também </w:t>
      </w:r>
      <w:proofErr w:type="spellStart"/>
      <w:r>
        <w:rPr>
          <w:i/>
          <w:sz w:val="24"/>
          <w:szCs w:val="24"/>
        </w:rPr>
        <w:t>vetorizar</w:t>
      </w:r>
      <w:proofErr w:type="spellEnd"/>
      <w:r>
        <w:rPr>
          <w:i/>
          <w:sz w:val="24"/>
          <w:szCs w:val="24"/>
        </w:rPr>
        <w:t xml:space="preserve"> a entrada do bosque e realizar um logotipo com a paisagem, no mesmo estilo que o acima.</w:t>
      </w:r>
      <w:bookmarkStart w:id="10" w:name="_GoBack"/>
      <w:bookmarkEnd w:id="10"/>
    </w:p>
    <w:p w14:paraId="16ECFB45" w14:textId="77777777" w:rsidR="00CA1A43" w:rsidRDefault="00E6406D">
      <w:pPr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114300" distB="114300" distL="114300" distR="114300" wp14:anchorId="4BEF42FE" wp14:editId="34E9FAD1">
            <wp:extent cx="2309813" cy="4109242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9813" cy="41092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A1A43">
      <w:headerReference w:type="default" r:id="rId14"/>
      <w:footerReference w:type="default" r:id="rId1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" w:author="Everton Coimbra de Araújo" w:date="2020-08-04T13:51:00Z" w:initials="ECdA">
    <w:p w14:paraId="6E8B6451" w14:textId="66ABB95E" w:rsidR="00531785" w:rsidRDefault="00531785">
      <w:pPr>
        <w:pStyle w:val="Textodecomentrio"/>
      </w:pPr>
      <w:r>
        <w:rPr>
          <w:rStyle w:val="Refdecomentrio"/>
        </w:rPr>
        <w:annotationRef/>
      </w:r>
      <w:r>
        <w:t>Evitar sempre o uso de primeira pessoa.</w:t>
      </w:r>
    </w:p>
  </w:comment>
  <w:comment w:id="8" w:author="Everton Coimbra de Araújo" w:date="2020-08-04T13:52:00Z" w:initials="ECdA">
    <w:p w14:paraId="64F33099" w14:textId="3475AF2D" w:rsidR="00531785" w:rsidRDefault="00531785">
      <w:pPr>
        <w:pStyle w:val="Textodecomentrio"/>
      </w:pPr>
      <w:r>
        <w:rPr>
          <w:rStyle w:val="Refdecomentrio"/>
        </w:rPr>
        <w:annotationRef/>
      </w:r>
      <w:proofErr w:type="gramStart"/>
      <w:r>
        <w:t>O mascote</w:t>
      </w:r>
      <w:proofErr w:type="gramEnd"/>
      <w:r>
        <w:t xml:space="preserve"> ficará sob responsabilidade das artistas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E8B6451" w15:done="0"/>
  <w15:commentEx w15:paraId="64F3309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D3E65D" w16cex:dateUtc="2020-08-04T16:51:00Z"/>
  <w16cex:commentExtensible w16cex:durableId="22D3E687" w16cex:dateUtc="2020-08-04T16:5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E8B6451" w16cid:durableId="22D3E65D"/>
  <w16cid:commentId w16cid:paraId="64F33099" w16cid:durableId="22D3E68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C1A455" w14:textId="77777777" w:rsidR="00E6406D" w:rsidRDefault="00E6406D">
      <w:pPr>
        <w:spacing w:line="240" w:lineRule="auto"/>
      </w:pPr>
      <w:r>
        <w:separator/>
      </w:r>
    </w:p>
  </w:endnote>
  <w:endnote w:type="continuationSeparator" w:id="0">
    <w:p w14:paraId="6450BE7F" w14:textId="77777777" w:rsidR="00E6406D" w:rsidRDefault="00E640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matic SC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3EB61F" w14:textId="77777777" w:rsidR="00CA1A43" w:rsidRDefault="00E6406D">
    <w:r>
      <w:t xml:space="preserve">Acadêmico: Gabriel Rocha </w:t>
    </w:r>
    <w:proofErr w:type="spellStart"/>
    <w:r>
      <w:t>Stabile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665B01" w14:textId="77777777" w:rsidR="00E6406D" w:rsidRDefault="00E6406D">
      <w:pPr>
        <w:spacing w:line="240" w:lineRule="auto"/>
      </w:pPr>
      <w:r>
        <w:separator/>
      </w:r>
    </w:p>
  </w:footnote>
  <w:footnote w:type="continuationSeparator" w:id="0">
    <w:p w14:paraId="0465E612" w14:textId="77777777" w:rsidR="00E6406D" w:rsidRDefault="00E6406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E9F2E3" w14:textId="77777777" w:rsidR="00CA1A43" w:rsidRDefault="00E6406D">
    <w:pPr>
      <w:spacing w:line="72" w:lineRule="auto"/>
      <w:jc w:val="center"/>
      <w:rPr>
        <w:rFonts w:ascii="Amatic SC" w:eastAsia="Amatic SC" w:hAnsi="Amatic SC" w:cs="Amatic SC"/>
        <w:b/>
        <w:sz w:val="48"/>
        <w:szCs w:val="48"/>
      </w:rPr>
    </w:pPr>
    <w:r>
      <w:rPr>
        <w:rFonts w:ascii="Amatic SC" w:eastAsia="Amatic SC" w:hAnsi="Amatic SC" w:cs="Amatic SC"/>
        <w:b/>
        <w:sz w:val="48"/>
        <w:szCs w:val="48"/>
      </w:rPr>
      <w:t>Identidade Visual APP Bosque UTFPR</w:t>
    </w:r>
  </w:p>
  <w:p w14:paraId="2617BA98" w14:textId="77777777" w:rsidR="00CA1A43" w:rsidRDefault="00E6406D">
    <w:pPr>
      <w:spacing w:line="72" w:lineRule="auto"/>
      <w:jc w:val="both"/>
      <w:rPr>
        <w:rFonts w:ascii="Amatic SC" w:eastAsia="Amatic SC" w:hAnsi="Amatic SC" w:cs="Amatic SC"/>
        <w:b/>
        <w:sz w:val="48"/>
        <w:szCs w:val="48"/>
      </w:rPr>
    </w:pPr>
    <w:r>
      <w:pict w14:anchorId="26F38CFE">
        <v:rect id="_x0000_i1025" style="width:0;height:1.5pt" o:hralign="center" o:hrstd="t" o:hr="t" fillcolor="#a0a0a0" stroked="f"/>
      </w:pict>
    </w: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Everton Coimbra de Araújo">
    <w15:presenceInfo w15:providerId="Windows Live" w15:userId="a1a4857ca2e3b6e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trackRevisions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1A43"/>
    <w:rsid w:val="00265C88"/>
    <w:rsid w:val="00531785"/>
    <w:rsid w:val="00CA1A43"/>
    <w:rsid w:val="00E64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0D0FD1"/>
  <w15:docId w15:val="{98BAC7AD-57C1-497B-B2E0-582841F7D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3178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31785"/>
    <w:rPr>
      <w:rFonts w:ascii="Segoe UI" w:hAnsi="Segoe UI" w:cs="Segoe UI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53178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3178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3178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3178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3178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microsoft.com/office/2011/relationships/commentsExtended" Target="commentsExtended.xml"/><Relationship Id="rId12" Type="http://schemas.openxmlformats.org/officeDocument/2006/relationships/image" Target="media/image3.png"/><Relationship Id="rId17" Type="http://schemas.microsoft.com/office/2011/relationships/people" Target="people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comments" Target="comments.xml"/><Relationship Id="rId11" Type="http://schemas.openxmlformats.org/officeDocument/2006/relationships/image" Target="media/image2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footnotes" Target="footnotes.xml"/><Relationship Id="rId9" Type="http://schemas.microsoft.com/office/2018/08/relationships/commentsExtensible" Target="commentsExtensible.xm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142</Words>
  <Characters>772</Characters>
  <Application>Microsoft Office Word</Application>
  <DocSecurity>0</DocSecurity>
  <Lines>6</Lines>
  <Paragraphs>1</Paragraphs>
  <ScaleCrop>false</ScaleCrop>
  <Company/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Everton Coimbra de Araújo</dc:creator>
  <cp:lastModifiedBy>Everton Coimbra de Araújo</cp:lastModifiedBy>
  <cp:revision>3</cp:revision>
  <dcterms:created xsi:type="dcterms:W3CDTF">2020-08-04T16:50:00Z</dcterms:created>
  <dcterms:modified xsi:type="dcterms:W3CDTF">2020-08-04T16:52:00Z</dcterms:modified>
</cp:coreProperties>
</file>